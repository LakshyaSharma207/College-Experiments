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widowControl w:val="0"/>
        <w:rPr>
          <w:del w:id="0" w:date="2023-03-14T20:21:49Z" w:author="Lakshya Sharma"/>
        </w:rPr>
      </w:pPr>
    </w:p>
    <w:p>
      <w:pPr>
        <w:pStyle w:val="Body A"/>
        <w:jc w:val="center"/>
        <w:rPr>
          <w:del w:id="1" w:date="2023-03-14T20:21:49Z" w:author="Lakshya Sharma"/>
          <w:rFonts w:ascii="Times New Roman" w:hAnsi="Times New Roman"/>
          <w:b w:val="1"/>
          <w:bCs w:val="1"/>
          <w:sz w:val="40"/>
          <w:szCs w:val="40"/>
          <w:u w:val="single"/>
        </w:rPr>
      </w:pPr>
    </w:p>
    <w:p>
      <w:pPr>
        <w:pStyle w:val="Body A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  <w:u w:val="single"/>
        </w:rPr>
      </w:pPr>
      <w:r>
        <w:rPr>
          <w:rFonts w:ascii="Times New Roman" w:hAnsi="Times New Roman"/>
          <w:b w:val="1"/>
          <w:bCs w:val="1"/>
          <w:sz w:val="40"/>
          <w:szCs w:val="40"/>
          <w:u w:val="single"/>
          <w:rtl w:val="0"/>
          <w:lang w:val="en-US"/>
        </w:rPr>
        <w:t>OOP Practicals</w:t>
      </w:r>
    </w:p>
    <w:p>
      <w:pPr>
        <w:pStyle w:val="Body A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  <w:u w:val="single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Merging 2 arrays, Sorting an array, Searching a number from an array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1.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-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#include&lt;iostream&gt;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int main()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int arr1[5], arr2[5], arr3[10];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int i, k, pos;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"Enter elements for First Array -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for(i=0; i&lt;5; i++)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std::cin &gt;&gt; arr1[i];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arr3[i] = arr1[i];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k = i;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"Enter elements for Second Array -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for(i=0; i&lt;5; i++)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std::cin &gt;&gt; arr2[i];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arr3[k] = arr2[i];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k++;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"\nMerged Array is -\n";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for(i=0; i&lt;k; i++)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std::cout &lt;&lt; arr3[i] &lt;&lt; ",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"\nEnter position (from 0) of element you want to search =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std::cin &gt;&gt; pos;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for(i=0; i&lt;k; i++)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if(i == pos)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std::cout &lt;&lt; "Element at " &lt;&lt; i &lt;&lt; "position is " &lt;&lt; arr3[i];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1.Output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5270373" cy="3341959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341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Call by value and Call by reference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2.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#include &lt;iostream&gt;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void change(int data) //call by value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data = 5;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void swap(int *x, int *y)  //call by reference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{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int swap;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swap=*x;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*x=*y;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*y=swap;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}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int main()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{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int data = 3;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change(data);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"Value of the data is: " &lt;&lt; data;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int x=50, y=10;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"\nValue of x before swapping: " &lt;&lt; x;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"\nValue of y before swapping: " &lt;&lt; y;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swap(&amp;x, &amp;y);  // passing value to function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"\n\nValue of x after swapping is: "&lt;&lt; x;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"\nValue of y after swapping is: "&lt;&lt; y;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}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2.Output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5054602" cy="24765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2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Global and local variables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3.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#include &lt;iostream&gt;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// Global variable declaration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float g = 3.14;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int main()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// Local variable declaration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int a = 10, b = 20;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std::cout &lt;&lt; "Value of PI = " &lt;&lt; g; //can print here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g=a+b;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std::cout &lt;&lt; "\nValue of a+b = " &lt;&lt; g; //as well as change it's value anywhere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4711702" cy="1422400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2" cy="142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Finding average marks of a class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4.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#include &lt;iostream&gt;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int main()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int n,i;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float sum=0,avg;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float* N = new float;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"Enter the number of Students: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std::cin &gt;&gt; n;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for (i=0;i&lt;n;++i)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{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std::cout&lt;&lt;"Marks for Student " &lt;&lt; i+1 &lt;&lt; " = ";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std::cin &gt;&gt; N[i];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sum = sum + N[i];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avg = sum/n;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std::cout &lt;&lt; "\nAverage of the students' marks is: " &lt;&lt; avg;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delete N;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4.Output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4864100" cy="285750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Inline function for finding volume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5.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#include &lt;math.h&gt;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inline float Vcube()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"Enter edge of cube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return pow(a,3);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inline float Vsphere(){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b;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"\nEnter radius of sphere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b;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return 4*3.14*pow(b,3)/3;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inline float Vcylin()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r,h;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"\nEnter radius of cylinder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"\nEnter height of cylinder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return 3.14*h*pow(r,2);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inline float Vcone()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r,h;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"\nEnter radius of cone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"\nEnter height of cone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std::cin &gt;&gt; 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return 3.14*h*pow(r,2)/3;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finalcube = Vcube();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"Volume of cube is = " &lt;&lt; finalcube;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finalS = Vsphere();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"Volume of sphere is = " &lt;&lt; finalS;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finalV = Vcylin();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"Volume of cylinder is = " &lt;&lt; finalV;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float finalcone = Vcone();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std::cout &lt;&lt; "Volume of cylinder is = " &lt;&lt; finalcone;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5.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543795" cy="3029375"/>
            <wp:effectExtent l="0" t="0" r="0" b="0"/>
            <wp:docPr id="107374182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2" descr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29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Electric bill calculation using class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6.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&lt;string.h&gt;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Bill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cname[50];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long int cnumber{};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ctype[15];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long int currentmr{};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long int lastmr{};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month[10];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long int amount{};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readData()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consumer name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cname;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consumer number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cnumber;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consumer type (out of Commercial or non-C)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ctype;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Current meter reading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currentmr;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Last meter reading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lastmr;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"Write Bill Month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month;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calculateBill()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long int meter{currentmr - lastmr};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if(strcmp(ctype,"Commercial"))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if (meter&lt;=200)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amount = 5*meter;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else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amount = 10*meter;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if(strcmp(ctype,"Non-commercial"))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if (meter&lt;=100)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amount = 3*meter;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else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amount = 5*meter;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return 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printBill(){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 Printing Bill......";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"\nComsumer Name: " &lt;&lt; cname;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"\nConsumer Number: " &lt;&lt; cnumber;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"\nConsumer Type: " &lt;&lt; ctype;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"\nCurrent Meter Reading: " &lt;&lt; currentmr;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"\nLast Meter Reading: " &lt;&lt; lastmr;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"\nBill Month: " &lt;&lt; month;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"\nTotal Amount: " &lt;&lt; amount;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"\nPlease pay Bill at the earliest!!";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std::cout&lt;&lt;"Hello World\n";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Bill b;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b.readData();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b.calculateBill();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b.printBill();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return 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6.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277587" cy="3839111"/>
            <wp:effectExtent l="0" t="0" r="0" b="0"/>
            <wp:docPr id="107374183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839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Calculating cricket score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7.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&lt;string.h&gt;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Cricket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pname[40];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region[20];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battingavg;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bowlingavg;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readData()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 Enter a Player Name: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pname;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 Enter the Name of their region=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region;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 Enter their Batting Average=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battingavg;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 Enter their Bowling Average=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bowlingavg;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generateList(Cricket player[], int i)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char commonplayer[i][40];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int k=0;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for(int j=0;j&lt;i;j+=1)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if(player[j].battingavg &gt; 30 &amp;&amp; player[j].bowlingavg &lt; 25)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strcpy(commonplayer[k],player[j].pname);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k+=1;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"List of Common Players are-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for(int j=0;j&lt;k;j+=1)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"\n" &lt;&lt; j+1 &lt;&lt; ". " &lt;&lt; commonplayer[j];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sortList(Cricket player[], int i)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int op;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"\nSort based on 1. Batting Avg. or 2. Bowling Avg.?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op;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Cricket ctemp;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//sort based on batting Average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for(int j=0;j&lt;i;j+=1)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for(int k=j+1; k&lt;=i; k+=1)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if(player[j].battingavg &lt; player[k].battingavg)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ctemp = player[j];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player[j] = player[k];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player[k] = ctemp;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//sort based on bowling Average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2)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for(int j=0;j&lt;i;j+=1)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for(int k=j+1; k&lt;=i; k+=1)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if(player[j].bowlingavg &lt; player[k].bowlingavg)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ctemp = player[j];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player[j] = player[k];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    player[k] = ctemp;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"\nSorted list!! Use Display to view it.";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displayList(Cricket player[], int i)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"Data:-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for(int j=0;j&lt;i;j+=1)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"\nName: " &lt;&lt; player[j].pname;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"\nRegion: " &lt;&lt; player[j].region;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"\nBatting Average: " &lt;&lt; player[j].battingavg;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"\nBowling Average: " &lt;&lt; player[j].bowlingavg;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max;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number of players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max;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Cricket player[max], ptemp;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op,i=0;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while(1)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option-\n 1. Enter data of new player\n 2. Display Data of players\n 3. Exit\n 4. Sort List\n 5. Generate List of Common Players\n Enter option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op;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1)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if(i&gt;=max)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std::cout &lt;&lt; "List is Full!";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else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player[i].readData();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    i+=1;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2)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ptemp.displayList(player, i);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3)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"Breaking out.....";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break;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4)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ptemp.sortList(player, i);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if(op == 5)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ptemp.generateList(player, i);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else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"\nEnter option again in numerical\n";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7.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4229457" cy="7371340"/>
            <wp:effectExtent l="0" t="0" r="0" b="0"/>
            <wp:docPr id="1073741831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3" descr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57" cy="7371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296375" cy="8745171"/>
            <wp:effectExtent l="0" t="0" r="0" b="0"/>
            <wp:docPr id="1073741832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4" descr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745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line">
                  <wp:posOffset>8562975</wp:posOffset>
                </wp:positionV>
                <wp:extent cx="5229225" cy="228600"/>
                <wp:effectExtent l="0" t="0" r="0" b="0"/>
                <wp:wrapNone/>
                <wp:docPr id="1073741833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7.0pt;margin-top:674.2pt;width:411.8pt;height:18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010849" cy="8745170"/>
            <wp:effectExtent l="0" t="0" r="0" b="0"/>
            <wp:docPr id="1073741834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5" descr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745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258535" cy="8764224"/>
            <wp:effectExtent l="0" t="0" r="0" b="0"/>
            <wp:docPr id="1073741835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6" descr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8764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270373" cy="8708395"/>
            <wp:effectExtent l="0" t="0" r="0" b="0"/>
            <wp:docPr id="107374183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7" descr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8708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Calculating ICA, TEE marks using friend function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rtl w:val="0"/>
          <w:lang w:val="en-US"/>
        </w:rPr>
        <w:t>8</w:t>
      </w:r>
      <w:r>
        <w:rPr>
          <w:rFonts w:ascii="Times New Roman" w:hAnsi="Times New Roman"/>
          <w:b w:val="1"/>
          <w:bCs w:val="1"/>
          <w:rtl w:val="0"/>
          <w:lang w:val="en-US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TEE;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ICA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mathmarks;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oopmarks;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semarks;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dsmarks;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inputmarks()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"ICA marks for Maths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mathmarks;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"ICA marks for OOP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oopmarks;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"ICA marks for SE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semarks;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"ICA marks for DS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dsmarks;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friend int calculateresult(ICA, TEE);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TEE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mathmarks;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oopmarks;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semarks;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dsmarks;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inputmarks()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"\nTEE marks for Maths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mathmarks;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"TEE marks for OOP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oopmarks;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"TEE marks for SE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semarks;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"TEE marks for DS are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dsmarks;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friend int calculateresult(ICA, TEE);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calculateresult(ICA a, TEE b)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"\nTotal Marks out of 100 subject wise-";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"\nMaths: " &lt;&lt; a.mathmarks+b.mathmarks;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"\nOOP: " &lt;&lt; a.oopmarks+b.oopmarks;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"\nSE: " &lt;&lt; a.semarks+b.semarks;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"\nSE: " &lt;&lt; a.dsmarks+b.dsmarks;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finalresult = (a.mathmarks+b.mathmarks+a.oopmarks+b.oopmarks+a.semarks+b.semarks+a.dsmarks+b.dsmarks)/5;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"\nFinal Result: " &lt;&lt; finalresult &lt;&lt; "%";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return 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"Hello World\n";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ICA 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TEE b;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a.inputmarks();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b.inputmarks();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calculateresult(a, b);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8.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839111" cy="4067743"/>
            <wp:effectExtent l="0" t="0" r="0" b="0"/>
            <wp:docPr id="1073741837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9" descr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067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Evaluating Employee sales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9.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Employee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private: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employeename[40];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employeeid;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edepartment[20];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readData()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Employee name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employeename;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Employee ID number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employeeid;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Employee department name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edepartment;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Employee salary in USD=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display()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"\nThe Employee details are -";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"\nName: " &lt;&lt; employeename;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"\nID: " &lt;&lt; employeeid;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"\nDepartment: " &lt;&lt; edepartment;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"\nSalary: " &lt;&lt;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friend class Sales;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Sales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sales;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 readsales()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the employee's sales this month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sales;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incentives(Employee t)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if(sales&gt;=50 &amp;&amp; sales&lt;=100)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"\nIncentives based on sales this month are = " &lt;&lt; t.salary/10;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if(sales&gt;=100 &amp;&amp; sales&lt;=150)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"\nIncentives based on sales this month are = " &lt;&lt; t.salary/5;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if(sales&gt;150)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"\nIncentives based on sales this month are = " &lt;&lt; 3*t.salary/10;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performance()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if(sales&gt;=50 &amp;&amp; sales&lt;=100)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"\nSales this month were 'Satisfactory!!', Needs more improvement!";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if(sales&lt;50)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"\nSales this month were 'Poor!!', Work Harder!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if(sales&gt;=101 &amp;&amp; sales&lt;=150)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"\nSales this month were 'Good!!', Keep it up!";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if(sales&gt;150)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std::cout &lt;&lt; "\nSales this month were 'Excellent!!', Too bad you only get 30 percent pay raise :(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"Hello World\n";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Employee 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Sales b;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a.readData();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a.display();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b.readsales();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b.incentives(a);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b.performance();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9.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270373" cy="3309019"/>
            <wp:effectExtent l="0" t="0" r="0" b="0"/>
            <wp:docPr id="1073741838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0" descr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309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Employee salary using constructors</w:t>
      </w:r>
      <w:r>
        <w:rPr>
          <w:rFonts w:ascii="Times New Roman" w:cs="Times New Roman" w:hAnsi="Times New Roman" w:eastAsia="Times New Roman"/>
          <w:b w:val="0"/>
          <w:bCs w:val="0"/>
          <w:sz w:val="24"/>
          <w:szCs w:val="24"/>
        </w:rPr>
        <w:br w:type="textWrapping"/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b w:val="1"/>
          <w:bCs w:val="1"/>
          <w:rtl w:val="0"/>
          <w:lang w:val="en-US"/>
        </w:rPr>
        <w:t>10.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Employee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ename[40];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id;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department[40];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DA;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HRA;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TA;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float GrossSalary;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Employee(){ //constructor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"Enter Employee ID to proceed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Employee(int a)  //constructor overloading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id = 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further Employee Details-";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Employee Name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ename;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Employee Department Name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department;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Employee Basic Salary =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display()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DA = salary/2;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HRA = 0.3*salary;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TA = salary/10;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GrossSalary = salary + DA + HRA + TA;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"Employee Details - 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"\nName: " &lt;&lt; ename;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"\nID: " &lt;&lt; id;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"\nDepartment: " &lt;&lt; department;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"\nBasic Salary: " &lt;&lt; 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"\nDearness Allowance: " &lt;&lt; DA;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"\nHRA: " &lt;&lt; HRA;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"\nTA: " &lt;&lt; TA;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"\nGross Salary: " &lt;&lt; GrossSalary;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~Employee()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"\nDestructor called here, function ended.";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 // two objects so execute twice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x;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"Hello World\n";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Employee obj1;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x;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Employee obj2(x);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obj2.display();</w:t>
      </w:r>
    </w:p>
    <w:p>
      <w:pPr>
        <w:pStyle w:val="Body A"/>
        <w:spacing w:after="0" w:line="240" w:lineRule="auto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10.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Output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915587" cy="4467849"/>
            <wp:effectExtent l="0" t="0" r="0" b="0"/>
            <wp:docPr id="1073741839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1" descr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7" cy="4467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Friend and operator overloading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11.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–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List Paragraph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class Doctor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doctor[20];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area[20];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public: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void dinput()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Name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doctor;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std::cout &lt;&lt; "\nEnter Area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std::cin &gt;&gt; area;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Doctor operator &lt; (Doctor &amp;x)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Doctor y;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if(x.area &lt; y.area)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return TRUE;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else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return FALSE;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};</w:t>
      </w:r>
    </w:p>
    <w:p>
      <w:pPr>
        <w:pStyle w:val="List Paragraph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size, i, j;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size of list of doctors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size;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Doctor a[size];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"\nNow enter details of MCGM Hospital -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  <w:r>
        <w:rPr>
          <w:rFonts w:ascii="Courier New" w:hAnsi="Courier New"/>
          <w:rtl w:val="0"/>
          <w:lang w:val="en-US"/>
        </w:rPr>
        <w:t>for(i=0; i &lt; size; i+=1)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  <w:tab/>
      </w:r>
      <w:r>
        <w:rPr>
          <w:rFonts w:ascii="Courier New" w:hAnsi="Courier New"/>
          <w:rtl w:val="0"/>
          <w:lang w:val="en-US"/>
        </w:rPr>
        <w:t>std::cout &lt;&lt; "\nEnter details for doctor " &lt;&lt; i+1 &lt;&lt; " -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  <w:tab/>
      </w:r>
      <w:r>
        <w:rPr>
          <w:rFonts w:ascii="Courier New" w:hAnsi="Courier New"/>
          <w:rtl w:val="0"/>
          <w:lang w:val="en-US"/>
        </w:rPr>
        <w:t>a[i].dinput();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  <w:r>
        <w:rPr>
          <w:rFonts w:ascii="Courier New" w:hAnsi="Courier New"/>
          <w:rtl w:val="0"/>
          <w:lang w:val="en-US"/>
        </w:rPr>
        <w:t>for(i = 1; i &lt; size; i+=1)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j = i - 1;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while(a[i] &lt; a[j] &amp;&amp; j&gt;=0)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a[j + 1] = a[j];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j = j - 1;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a[j + 1]=a[i];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New and Delete</w:t>
      </w: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12.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Code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 xml:space="preserve">–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#include &lt;iostream&gt;</w:t>
      </w:r>
    </w:p>
    <w:p>
      <w:pPr>
        <w:pStyle w:val="List Paragraph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void display(char name[], int rollno, int dob, int marks, char divi[] = "B2", char prog[] = "CSBS")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std::cout &lt;&lt; "\n\n Name: " &lt;&lt; name &lt;&lt; "\n Roll No.: " &lt;&lt; rollno &lt;&lt; "\n Date of Birth: " &lt;&lt; dob &lt;&lt; "\n Marks: " &lt;&lt; marks &lt;&lt; "\n Division: " &lt;&lt; divi &lt;&lt; "\n Program: " &lt;&lt; prog;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inline void sinput()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char name[20];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"\nEnqter Name of the student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name;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*rollno = new int;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Roll no. of the student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*rollno;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*dob = new int;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Date of birth of the student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*dob;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int *marks = new int;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Marks of the student = 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std::cin &gt;&gt; *marks;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display(name,*rollno,*dob,*marks);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delete rollno;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delete dob;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delete marks;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Courier New" w:cs="Courier New" w:hAnsi="Courier New" w:eastAsia="Courier New"/>
        </w:rPr>
      </w:pP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int main()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{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"Enter details for student 1-";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sinput();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"\nEnter details for student 2-";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sinput();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std::cout &lt;&lt; "\nEnter details for student 3-";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sinput();</w:t>
      </w:r>
    </w:p>
    <w:p>
      <w:pPr>
        <w:pStyle w:val="List Paragrap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12.Output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– </w:t>
      </w:r>
      <w:r>
        <w:drawing xmlns:a="http://schemas.openxmlformats.org/drawingml/2006/main">
          <wp:inline distT="0" distB="0" distL="0" distR="0">
            <wp:extent cx="3922408" cy="5727702"/>
            <wp:effectExtent l="0" t="0" r="0" b="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408" cy="572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19"/>
      <w:footerReference w:type="default" r:id="rId20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